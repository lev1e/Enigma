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0EBC" w:rsidRDefault="004F232C" w:rsidP="00910EBC">
      <w:bookmarkStart w:id="0" w:name="_GoBack"/>
      <w:bookmarkEnd w:id="0"/>
      <w:del w:id="1" w:author="Author">
        <w:r>
          <w:delText>s</w:delText>
        </w:r>
      </w:del>
      <w:moveToRangeStart w:id="2" w:author="Author" w:name="move256509658"/>
      <w:moveTo w:id="3" w:author="Author">
        <w:del w:id="4" w:author="Author">
          <w:r>
            <w:delText>.</w:delText>
          </w:r>
        </w:del>
      </w:moveTo>
    </w:p>
    <w:p w:rsidR="00BE45BB" w:rsidRDefault="004F232C" w:rsidP="00910EBC">
      <w:moveFromRangeStart w:id="5" w:author="Author" w:name="move256509658"/>
      <w:moveToRangeEnd w:id="2"/>
      <w:moveFrom w:id="6" w:author="Author">
        <w:ins w:id="7" w:author="Author">
          <w:r w:rsidRPr="00227EAB">
            <w:rPr>
              <w:rPrChange w:id="8" w:author="Author">
                <w:rPr>
                  <w:color w:val="FF0000"/>
                </w:rPr>
              </w:rPrChange>
            </w:rPr>
            <w:t>b</w:t>
          </w:r>
        </w:ins>
      </w:moveFrom>
      <w:moveFromRangeEnd w:id="5"/>
    </w:p>
    <w:p>
      <w:r>
        <w:t>Northwind Holdings, 2215 Fenwick Street, Leeds</w:t>
      </w:r>
    </w:p>
    <w:p>
      <w:r>
        <w:t>Wire to IBAN GB87NWBK52221849966409, attn Priya L. Haverford</w:t>
      </w:r>
    </w:p>
    <w:p>
      <w:r>
        <w:t>Customer: Marcus Delacroix &lt;billing81@halcyon-demo.example.org&gt; tel (415) 555-5058</w:t>
      </w:r>
    </w:p>
    <w:p>
      <w:r>
        <w:t>Billing address: 4223 Marchmont Avenue, Dunedin</w:t>
      </w:r>
    </w:p>
    <w:p>
      <w:r>
        <w:t>Ship to 60 Marchmont Avenue, Halifax, contact Priya T. Castellanos +1-212-555-7238</w:t>
      </w:r>
    </w:p>
    <w:p>
      <w:r>
        <w:t>Witness: Thomas Underhill, passport H41089367, born March 15, 1961</w:t>
      </w:r>
    </w:p>
    <w:p>
      <w:r>
        <w:t>Server 10.4.183.138 (fallback 172.16.148.103), admin phaverford806@corp-demo.example.net</w:t>
      </w:r>
    </w:p>
    <w:p>
      <w:r>
        <w:t>token = sk_live_117897Zq85348399Xw</w:t>
      </w:r>
    </w:p>
    <w:p>
      <w:r>
        <w:rPr>
          <w:b w:val="0"/>
        </w:rPr>
        <w:t>password: Rv</w:t>
      </w:r>
      <w:r>
        <w:rPr>
          <w:i/>
        </w:rPr>
        <w:t>709!kd4395Pm</w:t>
      </w:r>
      <w:r>
        <w:br/>
      </w:r>
      <w:r>
        <w:rPr>
          <w:b/>
        </w:rPr>
        <w:t>Redwood Ferris Logistics and Orchard Lane Partne</w:t>
      </w:r>
      <w:r>
        <w:rPr>
          <w:i/>
        </w:rPr>
        <w:t>rs signed by Marcus E. Delacroix, SSN 623-79-4060</w:t>
      </w:r>
      <w:r>
        <w:br/>
      </w:r>
      <w:r>
        <w:rPr>
          <w:b w:val="0"/>
        </w:rPr>
        <w:t>Card on file 4111 4420 477</w:t>
      </w:r>
      <w:r>
        <w:rPr>
          <w:i/>
        </w:rPr>
        <w:t>5 3240, phone +49 30 433361</w:t>
      </w:r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Name</w:t>
            </w:r>
          </w:p>
        </w:tc>
        <w:tc>
          <w:tcPr>
            <w:tcW w:type="dxa" w:w="1800"/>
          </w:tcPr>
          <w:p>
            <w:r>
              <w:t>Phone</w:t>
            </w:r>
          </w:p>
        </w:tc>
        <w:tc>
          <w:tcPr>
            <w:tcW w:type="dxa" w:w="1800"/>
          </w:tcPr>
          <w:p>
            <w:r>
              <w:t>Email</w:t>
            </w:r>
          </w:p>
        </w:tc>
        <w:tc>
          <w:tcPr>
            <w:tcW w:type="dxa" w:w="1800"/>
          </w:tcPr>
          <w:p>
            <w:r>
              <w:t>SSN</w:t>
            </w:r>
          </w:p>
        </w:tc>
        <w:tc>
          <w:tcPr>
            <w:tcW w:type="dxa" w:w="1800"/>
          </w:tcPr>
          <w:p>
            <w:r>
              <w:t>Passport</w:t>
            </w:r>
          </w:p>
        </w:tc>
        <w:tc>
          <w:tcPr>
            <w:tcW w:type="dxa" w:w="1800"/>
          </w:tcPr>
          <w:p>
            <w:r>
              <w:t>Address</w:t>
            </w:r>
          </w:p>
        </w:tc>
      </w:tr>
      <w:tr>
        <w:tc>
          <w:tcPr>
            <w:tcW w:type="dxa" w:w="1800"/>
          </w:tcPr>
          <w:p>
            <w:r>
              <w:t>Grace K. Lindqvist</w:t>
            </w:r>
          </w:p>
        </w:tc>
        <w:tc>
          <w:tcPr>
            <w:tcW w:type="dxa" w:w="1800"/>
          </w:tcPr>
          <w:p>
            <w:r>
              <w:t>+44 20 7292 7017</w:t>
            </w:r>
          </w:p>
        </w:tc>
        <w:tc>
          <w:tcPr>
            <w:tcW w:type="dxa" w:w="1800"/>
          </w:tcPr>
          <w:p>
            <w:r>
              <w:t>grace.lindqvist22@demo-mail.example.com</w:t>
            </w:r>
          </w:p>
        </w:tc>
        <w:tc>
          <w:tcPr>
            <w:tcW w:type="dxa" w:w="1800"/>
          </w:tcPr>
          <w:p>
            <w:r>
              <w:t>561-33-6386</w:t>
            </w:r>
          </w:p>
        </w:tc>
        <w:tc>
          <w:tcPr>
            <w:tcW w:type="dxa" w:w="1800"/>
          </w:tcPr>
          <w:p>
            <w:r>
              <w:t>146179729</w:t>
            </w:r>
          </w:p>
        </w:tc>
        <w:tc>
          <w:tcPr>
            <w:tcW w:type="dxa" w:w="1800"/>
          </w:tcPr>
          <w:p>
            <w:r>
              <w:t>2215 Fenwick Street, Leeds</w:t>
            </w:r>
          </w:p>
        </w:tc>
      </w:tr>
      <w:tr>
        <w:tc>
          <w:tcPr>
            <w:tcW w:type="dxa" w:w="1800"/>
          </w:tcPr>
          <w:p>
            <w:r>
              <w:t>Thomas T. Underhill</w:t>
            </w:r>
          </w:p>
        </w:tc>
        <w:tc>
          <w:tcPr>
            <w:tcW w:type="dxa" w:w="1800"/>
          </w:tcPr>
          <w:p>
            <w:r>
              <w:t>(415) 555-5058</w:t>
            </w:r>
          </w:p>
        </w:tc>
        <w:tc>
          <w:tcPr>
            <w:tcW w:type="dxa" w:w="1800"/>
          </w:tcPr>
          <w:p>
            <w:r>
              <w:t>billing81@halcyon-demo.example.org</w:t>
            </w:r>
          </w:p>
        </w:tc>
        <w:tc>
          <w:tcPr>
            <w:tcW w:type="dxa" w:w="1800"/>
          </w:tcPr>
          <w:p>
            <w:r>
              <w:t>623-79-4060</w:t>
            </w:r>
          </w:p>
        </w:tc>
        <w:tc>
          <w:tcPr>
            <w:tcW w:type="dxa" w:w="1800"/>
          </w:tcPr>
          <w:p>
            <w:r>
              <w:t>H41089367</w:t>
            </w:r>
          </w:p>
        </w:tc>
        <w:tc>
          <w:tcPr>
            <w:tcW w:type="dxa" w:w="1800"/>
          </w:tcPr>
          <w:p>
            <w:r>
              <w:t>4223 Marchmont Avenue, Dunedin</w:t>
            </w:r>
          </w:p>
        </w:tc>
      </w:tr>
      <w:tr>
        <w:tc>
          <w:tcPr>
            <w:tcW w:type="dxa" w:w="1800"/>
          </w:tcPr>
          <w:p>
            <w:r>
              <w:t>Priya L. Haverford</w:t>
            </w:r>
          </w:p>
        </w:tc>
        <w:tc>
          <w:tcPr>
            <w:tcW w:type="dxa" w:w="1800"/>
          </w:tcPr>
          <w:p>
            <w:r>
              <w:t>+1-212-555-7238</w:t>
            </w:r>
          </w:p>
        </w:tc>
        <w:tc>
          <w:tcPr>
            <w:tcW w:type="dxa" w:w="1800"/>
          </w:tcPr>
          <w:p>
            <w:r>
              <w:t>phaverford806@corp-demo.example.net</w:t>
            </w:r>
          </w:p>
        </w:tc>
        <w:tc>
          <w:tcPr>
            <w:tcW w:type="dxa" w:w="1800"/>
          </w:tcPr>
          <w:p>
            <w:r>
              <w:t>561-33-6386</w:t>
            </w:r>
          </w:p>
        </w:tc>
        <w:tc>
          <w:tcPr>
            <w:tcW w:type="dxa" w:w="1800"/>
          </w:tcPr>
          <w:p>
            <w:r>
              <w:t>146179729</w:t>
            </w:r>
          </w:p>
        </w:tc>
        <w:tc>
          <w:tcPr>
            <w:tcW w:type="dxa" w:w="1800"/>
          </w:tcPr>
          <w:p>
            <w:r>
              <w:t>60 Marchmont Avenue, Halifax</w:t>
            </w:r>
          </w:p>
        </w:tc>
      </w:tr>
    </w:tbl>
    <w:p>
      <w:r>
        <w:t>This agreement is made between Northwind Holdings (2215 Fenwick Street, Leeds) represented by Priya L. Haverford and Grace K. Lindqvist, born 16/06/1961, passport 146179729, residing at 4223 Marchmont Avenue, Dunedin.</w:t>
      </w:r>
    </w:p>
    <w:p>
      <w:r>
        <w:t>Payments go to IBAN GB87NWBK52221849966409. Send notices to billing81@halcyon-demo.example.org or call +44 20 7292 7017. Copy Marcus Delacroix (SSN 623-79-4060) on every invoice.</w:t>
      </w:r>
    </w:p>
    <w:p>
      <w:r>
        <w:t>Hi Thomas, please charge card 5500 8764 0725 8349 for Orchard Lane Partners; my cell is +1-212-555-7238 and my email phaverford806@corp-demo.example.net. Regards, Priya T. Castellanos.</w:t>
      </w:r>
    </w:p>
    <w:p>
      <w:r>
        <w:t xml:space="preserve">Contact: </w:t>
      </w:r>
      <w:hyperlink r:id="rId15">
        <w:r>
          <w:t>grace.lindqvist22@demo-mail.example.com</w:t>
        </w:r>
      </w:hyperlink>
    </w:p>
    <w:p>
      <w:commentRangeStart w:id="0"/>
      <w:r>
        <w:pict>
          <v:shape style="width:300pt;height:60pt">
            <v:textbox>
              <w:txbxContent>
                <w:p>
                  <w:r>
                    <w:t>Wire to IBAN GB87NWBK52221849966409, attn Priya L. Haverford</w:t>
                  </w:r>
                </w:p>
                <w:p>
                  <w:r>
                    <w:t>Ship to 60 Marchmont Avenue, Halifax, contact Priya T. Castellanos +1-212-555-7238</w:t>
                  </w:r>
                </w:p>
              </w:txbxContent>
            </v:textbox>
          </v:shape>
        </w:pict>
      </w:r>
      <w:commentRangeEnd w:id="0"/>
      <w:r>
        <w:rPr>
          <w:rStyle w:val="CommentReference"/>
        </w:rPr>
        <w:commentReference w:id="0"/>
      </w:r>
    </w:p>
    <w:sectPr w:rsidR="00BE45BB" w:rsidSect="00B650E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Grace K. Lindqvist" w:initials="EN" w:date="2026-10-08T14:55:32Z">
    <w:p>
      <w:pPr>
        <w:pStyle w:val="CommentText"/>
      </w:pPr>
      <w:r>
        <w:rPr>
          <w:rStyle w:val="CommentReference"/>
        </w:rPr>
        <w:annotationRef/>
      </w:r>
      <w:r>
        <w:t>Customer: Marcus Delacroix &lt;billing81@halcyon-demo.example.org&gt; tel (415) 555-5058; Billing address: 4223 Marchmont Avenue, Dunedin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232C" w:rsidRDefault="004F232C" w:rsidP="004F232C">
      <w:pPr>
        <w:spacing w:after="0" w:line="240" w:lineRule="auto"/>
      </w:pPr>
      <w:r>
        <w:separator/>
      </w:r>
    </w:p>
  </w:endnote>
  <w:endnote w:type="continuationSeparator" w:id="0">
    <w:p w:rsidR="004F232C" w:rsidRDefault="004F232C" w:rsidP="004F23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232C" w:rsidRDefault="004F232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232C" w:rsidRDefault="004F232C">
    <w:pPr>
      <w:pStyle w:val="Footer"/>
    </w:pPr>
    <w:r>
      <w:t>Phone: +44 20 7292 7017  Email: grace.lindqvist22@demo-mail.example.com | SSN 561-33-6386; alt. contact Underhill, Thomas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232C" w:rsidRDefault="004F232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232C" w:rsidRDefault="004F232C" w:rsidP="004F232C">
      <w:pPr>
        <w:spacing w:after="0" w:line="240" w:lineRule="auto"/>
      </w:pPr>
      <w:r>
        <w:separator/>
      </w:r>
    </w:p>
  </w:footnote>
  <w:footnote w:type="continuationSeparator" w:id="0">
    <w:p w:rsidR="004F232C" w:rsidRDefault="004F232C" w:rsidP="004F23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232C" w:rsidRDefault="004F232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232C" w:rsidRDefault="004F232C">
    <w:pPr>
      <w:pStyle w:val="Header"/>
    </w:pPr>
    <w:r>
      <w:t>Applicant: Grace K. Lindqvist, date of birth 16/06/1961</w:t>
    </w:r>
  </w:p>
  <w:p>
    <w:r>
      <w:t>Card 5500 8764 0725 8349, passport no. 146179729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232C" w:rsidRDefault="004F232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2DE7"/>
    <w:rsid w:val="004F232C"/>
    <w:rsid w:val="00532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23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232C"/>
  </w:style>
  <w:style w:type="paragraph" w:styleId="Footer">
    <w:name w:val="footer"/>
    <w:basedOn w:val="Normal"/>
    <w:link w:val="FooterChar"/>
    <w:uiPriority w:val="99"/>
    <w:unhideWhenUsed/>
    <w:rsid w:val="004F23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232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23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232C"/>
  </w:style>
  <w:style w:type="paragraph" w:styleId="Footer">
    <w:name w:val="footer"/>
    <w:basedOn w:val="Normal"/>
    <w:link w:val="FooterChar"/>
    <w:uiPriority w:val="99"/>
    <w:unhideWhenUsed/>
    <w:rsid w:val="004F23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23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hyperlink" Target="mailto:grace.lindqvist22@demo-mail.example.com" TargetMode="External"/><Relationship Id="rId16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Links>
    <vt:vector size="6" baseType="variant">
      <vt:variant>
        <vt:i4>524355</vt:i4>
      </vt:variant>
      <vt:variant>
        <vt:i4>0</vt:i4>
      </vt:variant>
      <vt:variant>
        <vt:i4>0</vt:i4>
      </vt:variant>
      <vt:variant>
        <vt:i4>5</vt:i4>
      </vt:variant>
      <vt:variant>
        <vt:lpwstr>http://www.usda.gov/OPPDE/his/outreach/models/HACCP-1.pdf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Grace K. Lindqvist</dc:creator>
  <cp:lastModifiedBy>Phone: +44 20 7292 7017  Email: grace.lindqvist22@demo-mail.</cp:lastModifiedBy>
  <cp:revision>1</cp:revision>
  <dcterms:created xsi:type="dcterms:W3CDTF">2013-07-30T18:34:00Z</dcterms:created>
  <dcterms:modified xsi:type="dcterms:W3CDTF">2013-07-30T18:35:00Z</dcterms:modified>
  <dc:title>Agreement Northwind Holdings</dc:title>
  <dc:subject>Contact grace.lindqvist22@demo-mail.example.com</dc:subject>
  <cp:keywords>+44 20 7292 7017; billing81@halcyon-demo.example.org</cp:keywords>
  <dc:description>Prepared for Thomas T. Underhill</dc:description>
</cp:coreProperties>
</file>